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Review Notes</w:t>
      </w:r>
    </w:p>
    <w:p>
      <w:r>
        <w:t>The project kicked off in January 2025.</w:t>
      </w:r>
    </w:p>
    <w:p>
      <w:r>
        <w:t>Initial milestones were completed on schedule.</w:t>
      </w:r>
    </w:p>
    <w:p>
      <w:r>
        <w:t>The final deliverable was submitted to the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xmlns:w="http://schemas.openxmlformats.org/wordprocessingml/2006/main">
      <w:ins w:id="101" w:author="Jane" w:date="2025-03-01T00:00:00Z">
        <w:r>
          <w:t xml:space="preserve"> [Jane: Please clarify this point.]</w:t>
        </w:r>
      </w:ins>
    </w:p>
    <w:p xmlns:w="http://schemas.openxmlformats.org/wordprocessingml/2006/main">
      <w:ins w:id="102" w:author="Jane" w:date="2025-03-01T00:00:00Z">
        <w:r>
          <w:t xml:space="preserve"> [Jane: Add cost breakdown here.]</w:t>
        </w:r>
      </w:ins>
    </w:p>
    <w:p xmlns:w="http://schemas.openxmlformats.org/wordprocessingml/2006/main">
      <w:ins w:id="103" w:author="Jane" w:date="2025-03-01T00:00:00Z">
        <w:r>
          <w:t xml:space="preserve"> [Jane: Reference Appendix B.]</w:t>
        </w:r>
      </w:ins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