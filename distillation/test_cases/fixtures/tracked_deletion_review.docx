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!-- Paragraph 1: "The project deadline is [deleted: 'March 15th'] confirmed." -->
    <w:p>
      <w:pPr>
        <w:pStyle w:val="Normal"/>
      </w:pPr>
      <w:r>
        <w:t xml:space="preserve">The project deadline is </w:t>
      </w:r>
      <w:del w:id="1" w:author="Jane" w:date="2025-01-15T10:00:00Z">
        <w:r w:rsidDel="00AB1234">
          <w:delText>March 15th</w:delText>
        </w:r>
      </w:del>
      <w:r>
        <w:t xml:space="preserve"> confirmed.</w:t>
      </w:r>
    </w:p>
    <!-- Paragraph 2: "Please review the [deleted: 'attached budget proposal'] before the meeting." -->
    <w:p>
      <w:pPr>
        <w:pStyle w:val="Normal"/>
      </w:pPr>
      <w:r>
        <w:t xml:space="preserve">Please review the </w:t>
      </w:r>
      <w:del w:id="2" w:author="Jane" w:date="2025-01-15T10:01:00Z">
        <w:r w:rsidDel="00AB1235">
          <w:delText>attached budget proposal</w:delText>
        </w:r>
      </w:del>
      <w:r>
        <w:t xml:space="preserve"> before the meeting.</w:t>
      </w:r>
    </w:p>
    <!-- Paragraph 3: "All team members [deleted: 'are required to'] should attend." -->
    <w:p>
      <w:pPr>
        <w:pStyle w:val="Normal"/>
      </w:pPr>
      <w:r>
        <w:t xml:space="preserve">All team members </w:t>
      </w:r>
      <w:del w:id="3" w:author="Jane" w:date="2025-01-15T10:02:00Z">
        <w:r w:rsidDel="00AB1236">
          <w:delText>are required to</w:delText>
        </w:r>
      </w:del>
      <w:r>
        <w:t xml:space="preserve"> should attend.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trackChanges/>
</w:settings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rPr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